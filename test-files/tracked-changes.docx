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Alpha </w:t>
      </w:r>
      <w:ins w:id="1" w:author="Ann" w:date="2026-01-01T00:00:00Z">
        <w:r>
          <w:t xml:space="preserve">beta </w:t>
        </w:r>
      </w:ins>
      <w:r>
        <w:t xml:space="preserve">gamma</w:t>
      </w:r>
    </w:p>
    <w:p>
      <w:r>
        <w:t xml:space="preserve">Delta </w:t>
      </w:r>
      <w:del w:id="2" w:author="Ann" w:date="2026-01-01T00:00:00Z">
        <w:r>
          <w:delText xml:space="preserve">epsilon </w:delText>
        </w:r>
      </w:del>
      <w:r>
        <w:t xml:space="preserve">zeta</w:t>
      </w:r>
    </w:p>
    <w:p>
      <w:ins w:id="3" w:author="Bob" w:date="2026-01-02T00:00:00Z">
        <w:r>
          <w:t xml:space="preserve">eta</w:t>
        </w:r>
      </w:ins>
    </w:p>
    <w:p>
      <w:r>
        <w:t xml:space="preserve">Theta</w:t>
      </w:r>
    </w:p>
    <w:p>
      <w:r>
        <w:rPr>
          <w:strike/>
        </w:rPr>
        <w:t xml:space="preserve">struck</w:t>
      </w:r>
      <w:r>
        <w:t xml:space="preserve"> </w:t>
      </w:r>
      <w:r>
        <w:rPr>
          <w:dstrike/>
        </w:rPr>
        <w:t xml:space="preserve">double</w:t>
      </w:r>
    </w:p>
    <w:sectPr>
      <w:pgSz w:w="12240" w:h="15840"/>
      <w:pgMar w:top="1440" w:right="1440" w:bottom="1440" w:left="1440"/>
    </w:sectPr>
  </w:body>
</w:document>
</file>